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Powiatowe Centrum Edukacji i Kształcenia Zawodowego w Szczucinie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RAPORT Z PRZEGLĄDU SIECI KOMPUTEROWEJ W PRACOWNI NR 14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Opracowanie: zespół uczniów klasy 1TT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Szczucin, październik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Spis treści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Wprowadzenie ........................................................ 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Budowa sieci w pracowni ........................................ 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Wyniki pomiarów ...................................................... 3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Zalecenia ................................................................. 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Podsumowanie ......................................................... 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Wprowadzenie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Pracownia nr 14 służy do zajęć z informatyki i przedmiotów zawodowych. W ciągu tygodnia korzysta z niej kilkanaście grup, a każda lekcja zaczyna się od logowania do sieci i pobrania materiałów z serwera szkoły. Na początku roku szkolnego nauczyciele zgłaszali, że część stanowisk łączy się z internetem z opóźnieniem, a na dwóch nie działa drukowanie.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Celem przeglądu było ustalenie, jak zbudowana jest sieć w pracowni, sprawdzenie łączności każdego stanowiska i wskazanie usterek, które da się usunąć bez dużych nakładów. Przegląd wykonał zespół uczniów klasy 1TT w ramach projektu z informatyki, pod opieką nauczyciela.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Pomiary wykonano w dniach od 29 września do 3 października 2026 r. Wykorzystano wyłącznie narzędzia dostępne w systemie Windows: polecenia ipconfig, ping, tracert i nslookup oraz Menedżer zadań. Nie ingerowano w konfigurację urządzeń sieciowych [PRZYPIS: Konfigurację routera i przełącznika zmienia wyłącznie administrator szkolnej sieci.].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Budowa sieci w pracowni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2.1. Urządzenia sieciowe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Sercem sieci jest przełącznik zarządzalny z 24 portami, do którego podłączone są wszystkie stanowiska uczniowskie, komputer nauczyciela i drukarka sieciowa. Przełącznik łączy się z routerem szkolnym, który zapewnia dostęp do internetu i przydziela adresy przez serwer DHCP. Układ połączeń przedstawia rysunek 1.</w:t>
      </w:r>
    </w:p>
    <w:p>
      <w:pPr>
        <w:spacing w:after="60"/>
      </w:pPr>
      <w:r>
        <w:drawing>
          <wp:inline distT="0" distB="0" distL="0" distR="0">
            <wp:extent cx="5334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Rysunek 1. Schemat sieci w pracowni nr 14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2.2. Okablowanie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Stanowiska połączone są skrętką kategorii 6 poprowadzoną w korytach wzdłuż ścian. Każde gniazdo w ścianie ma oznaczenie literowo-cyfrowe, a to samo oznaczenie powtórzono na panelu krosowym w szafie. Dzięki temu w razie awarii wiadomo od razu, który przewód prowadzi do którego stanowiska. Okablowanie wykonano zgodnie z normą dotyczącą okablowania strukturalnego [PRZYPIS: Chodzi o normę PN-EN 50173-1, wymienioną w źródłach na końcu raportu.].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2.3. Adresacja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Sieć pracowni korzysta z adresów prywatnych z puli 10.0.0.0/8, w podsieci 10.14.0.0/24. Brama domyślna ma adres 10.14.0.1, a drukarka – stały adres 10.14.0.250. Stanowiska otrzymują adresy automatycznie z serwera DHCP. Adresy prywatne nie są widoczne w internecie, a ruch na zewnątrz przechodzi przez router, który tłumaczy adresy [PRZYPIS: Mechanizm ten nazywa się NAT – translacja adresów sieciowych.].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Wyniki pomiarów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3.1. Łączność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 każdym stanowisku sprawdzono kolejno: pętlę zwrotną, bramę domyślną, adres zewnętrzny i nazwę domenową. Czternaście z szesnastu stanowisk przeszło wszystkie próby. Stanowisko PC-07 otrzymało adres z zakresu 169.254.x.x, co oznacza, że nie uzyskało odpowiedzi z serwera DHCP. Po wymianie przewodu połączeniowego problem ustąpił. Na stanowisku PC-05 czas odpowiedzi był kilkukrotnie dłuższy niż na pozostałych – przyczyną okazała się przestarzała karta sieciowa.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3.2. Obciążenie łącza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Obciążenie łącza internetowego mierzono co godzinę przez jeden dzień zajęć. Najwyższe wartości wystąpiły o godzinie 10:00 i 13:00, kiedy w pracowni odbywały się zajęcia z pobieraniem dużych plików. Wyniki przedstawia rysunek 2. W godzinach szczytu obciążenie przekraczało 70 %, co wyjaśnia skargi na wolne ładowanie stron.</w:t>
      </w:r>
    </w:p>
    <w:p>
      <w:pPr>
        <w:spacing w:after="60"/>
      </w:pPr>
      <w:r>
        <w:drawing>
          <wp:inline distT="0" distB="0" distL="0" distR="0">
            <wp:extent cx="4953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Rysunek 2. Obciążenie łącza internetowego w ciągu dnia zajęć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3.3. Inwentaryzacja stanowisk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 tabeli 1 zestawiono dane pierwszego rzędu stanowisk. Tabela jest szeroka, bo zawiera wszystkie informacje potrzebne administratorowi w jednym miejscu. Pozostałe stanowiska mają identyczną konfigurację jak PC-01.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Tabela 1. Inwentaryzacja stanowisk PC-01 – PC-08</w:t>
      </w:r>
    </w:p>
    <w:tbl>
      <w:tblPr>
        <w:tblW w:type="dxa" w:w="13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450"/>
        <w:gridCol w:w="1450"/>
        <w:gridCol w:w="1450"/>
        <w:gridCol w:w="1450"/>
        <w:gridCol w:w="1450"/>
        <w:gridCol w:w="1450"/>
        <w:gridCol w:w="1450"/>
        <w:gridCol w:w="1450"/>
      </w:tblGrid>
      <w:tr>
        <w:tc>
          <w:tcPr>
            <w:tcW w:type="dxa" w:w="145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Stanowisko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Procesor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RAM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Dysk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Adres IP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Adres MAC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Gniazdo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Uwagi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PC-01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 Core i5-12400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SSD 512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 11 Pro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10.14.0.11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3C:52:82:1A:0B:11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A-01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PC-02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 Core i5-12400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SSD 512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 11 Pro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10.14.0.12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3C:52:82:1A:0B:12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A-02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PC-03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 Core i5-12400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SSD 512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 11 Pro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10.14.0.13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3C:52:82:1A:0B:13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A-03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brak modułu RAM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PC-04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 Core i5-12400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SSD 512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 11 Pro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10.14.0.14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3C:52:82:1A:0B:14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A-04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PC-05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 Core i3-10100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HDD 1 TB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 10 Pro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10.14.0.15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70:85:C2:44:9E:05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A-05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 wymiany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PC-06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 Core i5-12400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SSD 512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 11 Pro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10.14.0.16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3C:52:82:1A:0B:16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A-06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PC-07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 Core i5-12400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SSD 512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 11 Pro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169.254.7.20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3C:52:82:1A:0B:17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A-07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APIPA</w:t>
            </w:r>
          </w:p>
        </w:tc>
      </w:tr>
      <w:tr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PC-08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 Core i5-12400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SSD 512 GB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 11 Pro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10.14.0.18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3C:52:82:1A:0B:18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A-08</w:t>
            </w:r>
          </w:p>
        </w:tc>
        <w:tc>
          <w:tcPr>
            <w:tcW w:type="dxa" w:w="14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Zalecenia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 podstawie wyników zespół proponuje następujące działania: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1) wymienić stanowisko PC-05 albo zamontować w nim nową kartę sieciową,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2) uzupełnić pamięć RAM w stanowisku PC-03 do 16 GB,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3) oznaczyć przewody połączeniowe przy stanowiskach tymi samymi symbolami co gniazda,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4) w godzinach szczytu ograniczyć pobieranie dużych plików albo pobierać je wcześniej na serwer szkoły,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5) powtarzać przegląd na początku każdego roku szkolnego.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Podsumowanie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Sieć w pracowni nr 14 jest zbudowana poprawnie i spełnia potrzeby zajęć. </w:t>
      </w:r>
      <w:commentRangeStart w:id="0"/>
      <w:r>
        <w:rPr>
          <w:rFonts w:ascii="Calibri" w:cs="Calibri" w:eastAsia="Calibri" w:hAnsi="Calibri"/>
          <w:sz w:val="22"/>
          <w:szCs w:val="22"/>
        </w:rPr>
        <w:t xml:space="preserve">Wykryte usterki dotyczyły pojedynczych stanowisk</w:t>
      </w:r>
      <w:commentRangeEnd w:id="0"/>
      <w:r>
        <w:commentReference w:id="0"/>
      </w:r>
      <w:r>
        <w:rPr>
          <w:rFonts w:ascii="Calibri" w:cs="Calibri" w:eastAsia="Calibri" w:hAnsi="Calibri"/>
          <w:sz w:val="22"/>
          <w:szCs w:val="22"/>
        </w:rPr>
        <w:t xml:space="preserve"> i </w:t>
      </w:r>
      <w:del w:id="1" w:author="Redakcja" w:date="2026-10-05T09:00:00Z">
        <w:r>
          <w:rPr>
            <w:rFonts w:ascii="Calibri" w:cs="Calibri" w:eastAsia="Calibri" w:hAnsi="Calibri"/>
            <w:sz w:val="22"/>
            <w:szCs w:val="22"/>
          </w:rPr>
          <w:delText xml:space="preserve">wszystkie </w:delText>
        </w:r>
      </w:del>
      <w:ins w:id="2" w:author="Redakcja" w:date="2026-10-05T09:00:00Z">
        <w:r>
          <w:rPr>
            <w:rFonts w:ascii="Calibri" w:cs="Calibri" w:eastAsia="Calibri" w:hAnsi="Calibri"/>
            <w:sz w:val="22"/>
            <w:szCs w:val="22"/>
          </w:rPr>
          <w:t xml:space="preserve">większość z nich </w:t>
        </w:r>
      </w:ins>
      <w:r>
        <w:rPr>
          <w:rFonts w:ascii="Calibri" w:cs="Calibri" w:eastAsia="Calibri" w:hAnsi="Calibri"/>
          <w:sz w:val="22"/>
          <w:szCs w:val="22"/>
        </w:rPr>
        <w:t xml:space="preserve">udało się usunąć w trakcie przeglądu. Największym ograniczeniem pozostaje przepustowość łącza internetowego w godzinach szczytu</w:t>
      </w:r>
      <w:ins w:id="3" w:author="Redakcja" w:date="2026-10-05T09:00:00Z">
        <w:r>
          <w:rPr>
            <w:rFonts w:ascii="Calibri" w:cs="Calibri" w:eastAsia="Calibri" w:hAnsi="Calibri"/>
            <w:sz w:val="22"/>
            <w:szCs w:val="22"/>
          </w:rPr>
          <w:t xml:space="preserve">, na którą zespół nie ma wpływu</w:t>
        </w:r>
      </w:ins>
      <w:r>
        <w:rPr>
          <w:rFonts w:ascii="Calibri" w:cs="Calibri" w:eastAsia="Calibri" w:hAnsi="Calibri"/>
          <w:sz w:val="22"/>
          <w:szCs w:val="22"/>
        </w:rPr>
        <w:t xml:space="preserve">. </w:t>
      </w:r>
      <w:commentRangeStart w:id="1"/>
      <w:r>
        <w:rPr>
          <w:rFonts w:ascii="Calibri" w:cs="Calibri" w:eastAsia="Calibri" w:hAnsi="Calibri"/>
          <w:sz w:val="22"/>
          <w:szCs w:val="22"/>
        </w:rPr>
        <w:t xml:space="preserve">Zespół zaleca powtórzenie przeglądu za rok.</w:t>
      </w:r>
      <w:commentRangeEnd w:id="1"/>
      <w:r>
        <w:commentReference w:id="1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Źródła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Rekhter Y., Moskowitz B., Karrenberg D., de Groot G. J., Lear E., Address Allocation for Private Internets, RFC 1918, luty 1996.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Deering S., Hinden R., Internet Protocol, Version 6 (IPv6) Specification, RFC 8200, lipiec 2017.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PN-EN 50173-1:2018-07, Technika informatyczna – Systemy okablowania strukturalnego – Część 1: Wymagania ogólne, Polski Komitet Normalizacyjny.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IEEE Std 802.3-2022, IEEE Standard for Ethernet, IEEE, 2022.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Redakcja" w:date="2026-10-05T09:00:00.000Z">
    <w:p>
      <w:r>
        <w:rPr>
          <w:rFonts w:ascii="Calibri" w:cs="Calibri" w:eastAsia="Calibri" w:hAnsi="Calibri"/>
          <w:sz w:val="22"/>
          <w:szCs w:val="22"/>
        </w:rPr>
        <w:t xml:space="preserve">Ile stanowisk nie przeszło testu łączności? Podajcie liczbę — „pojedyncze” nic czytelnikowi nie mówi.</w:t>
      </w:r>
    </w:p>
  </w:comment>
  <w:comment w:id="1" w:author="Redakcja" w:date="2026-10-05T09:00:00.000Z">
    <w:p>
      <w:r>
        <w:rPr>
          <w:rFonts w:ascii="Calibri" w:cs="Calibri" w:eastAsia="Calibri" w:hAnsi="Calibri"/>
          <w:sz w:val="22"/>
          <w:szCs w:val="22"/>
        </w:rPr>
        <w:t xml:space="preserve">To zalecenie powtarza punkt 5) z rozdziału 4. Zostawić tu czy usunąć?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aefac0572a53b92e7e6b72316cf933946c489f.png"/><Relationship Id="rId8" Type="http://schemas.openxmlformats.org/officeDocument/2006/relationships/image" Target="media/89972b0e45d70cfe921579ef7450d02e7c28b7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przeglądu sieci w pracowni nr 14</dc:title>
  <dc:creator>Zespół 1TT</dc:creator>
  <cp:lastModifiedBy>Un-named</cp:lastModifiedBy>
  <cp:revision>1</cp:revision>
  <dcterms:created xsi:type="dcterms:W3CDTF">2026-09-27T11:03:14.172Z</dcterms:created>
  <dcterms:modified xsi:type="dcterms:W3CDTF">2026-09-27T11:03:14.172Z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